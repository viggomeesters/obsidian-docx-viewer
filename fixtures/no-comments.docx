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DOCX Viewer Fixture</w:t>
      </w:r>
    </w:p>
    <w:p>
      <w:pPr>
        <w:pStyle w:val="Heading1"/>
      </w:pPr>
      <w:r>
        <w:t>Executive summary</w:t>
      </w:r>
    </w:p>
    <w:p>
      <w:r>
        <w:t>This document proves text extraction.</w:t>
      </w:r>
    </w:p>
    <w:p>
      <w:pPr>
        <w:numPr>
          <w:ilvl w:val="0"/>
          <w:numId w:val="1"/>
        </w:numPr>
      </w:pPr>
      <w:r>
        <w:t>First list item</w:t>
      </w:r>
    </w:p>
    <w:p>
      <w:hyperlink r:id="rIdHyperlink1">
        <w:r>
          <w:t>External reference</w:t>
        </w:r>
      </w:hyperlink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Rows</w:t>
            </w:r>
          </w:p>
        </w:tc>
        <w:tc>
          <w:p>
            <w:r>
              <w:t>2</w:t>
            </w:r>
          </w:p>
        </w:tc>
      </w:tr>
    </w:tbl>
    <w:p>
      <w:r>
        <w:drawing>
          <a:blip xmlns:a="http://schemas.openxmlformats.org/drawingml/2006/main" r:embed="rIdImage1"/>
        </w:drawing>
      </w:r>
    </w:p>
    <w:p>
      <w:ins w:id="1">
        <w:r>
          <w:t>Inserted review text</w:t>
        </w:r>
      </w:ins>
      <w:del w:id="2">
        <w:r>
          <w:delText>Deleted draft text</w:delText>
        </w:r>
      </w:del>
    </w:p>
    <w:sectPr/>
  </w:body>
</w:document>
</file>

<file path=word/endnotes.xml><?xml version="1.0" encoding="utf-8"?>
<w:endnotes xmlns:w="http://schemas.openxmlformats.org/wordprocessingml/2006/main">
  <w:endnote w:id="1">
    <w:p>
      <w:r>
        <w:t>Endnote detail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Footnote detail</w:t>
      </w:r>
    </w:p>
  </w:footnote>
</w:footnotes>
</file>

<file path=word/_rels/document.xml.rels><?xml version="1.0" encoding="UTF-8" standalone="yes"?>
<Relationships xmlns="http://schemas.openxmlformats.org/package/2006/relationships">
<Relationship Id="rIdHyperlink1" Type="http://schemas.openxmlformats.org/officeDocument/2006/relationships/hyperlink" Target="https://example.invalid/docx" TargetMode="External"/>
<Relationship Id="rIdImage1" Type="http://schemas.openxmlformats.org/officeDocument/2006/relationships/image" Target="media/image1.png"/>
<Relationship Id="rIdComments" Type="http://schemas.openxmlformats.org/officeDocument/2006/relationships/comments" Target="comments.xml"/>
<Relationship Id="rIdFootnotes" Type="http://schemas.openxmlformats.org/officeDocument/2006/relationships/footnotes" Target="footnotes.xml"/>
<Relationship Id="rIdEndnotes" Type="http://schemas.openxmlformats.org/officeDocument/2006/relationships/endnotes" Target="endnotes.xml"/>
</Relationships>
</file>

<file path=docProps/app.xml><?xml version="1.0" encoding="utf-8"?>
<Properties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DOCX Viewer Fixture</dc:title>
  <dc:creator>Codex</dc:creator>
</cp:coreProperties>
</file>